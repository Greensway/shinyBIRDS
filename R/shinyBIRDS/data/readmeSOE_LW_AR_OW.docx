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3B6DA" w14:textId="77777777" w:rsidR="00572A51" w:rsidRPr="0022289F" w:rsidRDefault="00572A51" w:rsidP="00572A51">
      <w:pPr>
        <w:shd w:val="clear" w:color="auto" w:fill="FFFFFF"/>
        <w:spacing w:after="0" w:line="240" w:lineRule="auto"/>
        <w:ind w:left="15" w:right="15"/>
        <w:outlineLvl w:val="3"/>
        <w:rPr>
          <w:rFonts w:ascii="Arial" w:eastAsia="Times New Roman" w:hAnsi="Arial" w:cs="Arial"/>
          <w:b/>
          <w:color w:val="333333"/>
          <w:sz w:val="27"/>
          <w:szCs w:val="27"/>
          <w:lang w:eastAsia="en-GB"/>
        </w:rPr>
      </w:pPr>
      <w:commentRangeStart w:id="0"/>
      <w:r w:rsidRPr="0022289F">
        <w:rPr>
          <w:rFonts w:ascii="Arial" w:eastAsia="Times New Roman" w:hAnsi="Arial" w:cs="Arial"/>
          <w:b/>
          <w:color w:val="333333"/>
          <w:sz w:val="27"/>
          <w:szCs w:val="27"/>
          <w:lang w:eastAsia="en-GB"/>
        </w:rPr>
        <w:t>Species Observations Explorer</w:t>
      </w:r>
      <w:commentRangeEnd w:id="0"/>
      <w:r w:rsidR="005C22ED">
        <w:rPr>
          <w:rStyle w:val="CommentReference"/>
        </w:rPr>
        <w:commentReference w:id="0"/>
      </w:r>
    </w:p>
    <w:p w14:paraId="34CA8E81" w14:textId="77777777" w:rsidR="00B42232" w:rsidRPr="00B10B2F" w:rsidRDefault="004850C3" w:rsidP="00572A5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Biodiversity databases make temporally and spatially extensive primary biodiversity data (i.e. species observations) available to a wide range of users. However, because of the intrinsic nature of most of the observations (e.g. opportunistic or non-systematic and presence-only), biodiversity datasets have considerable limitations including: sampling bias in favour of recorder distribution, lack of assessment of sampling effort, and lack of coverage of the distribution of all organisms. </w:t>
      </w:r>
      <w:r w:rsidR="00572A51" w:rsidRPr="0022289F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This interactive application maps where</w:t>
      </w:r>
      <w:r w:rsidR="00AA6D7B" w:rsidRPr="0022289F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,</w:t>
      </w:r>
      <w:r w:rsidR="00572A51" w:rsidRPr="0022289F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 xml:space="preserve"> and for which taxonomic group</w:t>
      </w:r>
      <w:r w:rsidR="00AA6D7B" w:rsidRPr="0022289F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s,</w:t>
      </w:r>
      <w:r w:rsidR="00572A51" w:rsidRPr="0022289F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 xml:space="preserve"> there are enough species observations for ecological analyses in applied or theoretical contexts.</w:t>
      </w:r>
      <w:r w:rsidR="00572A51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2C6A1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It </w:t>
      </w:r>
      <w:r w:rsidR="00AB1C1C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reports</w:t>
      </w:r>
      <w:r w:rsidR="002C6A1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quality of the data that goes beyond the data abundance, to inform you about the sampling effort and the relevance of Zeros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(lack of data)</w:t>
      </w:r>
      <w:r w:rsidR="002C6A1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.</w:t>
      </w:r>
    </w:p>
    <w:p w14:paraId="59C9C560" w14:textId="77777777" w:rsidR="00AB1C1C" w:rsidRDefault="00AB1C1C" w:rsidP="00AB1C1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Absence of species or absence of observers?</w:t>
      </w:r>
    </w:p>
    <w:p w14:paraId="2CA5DDE6" w14:textId="77777777" w:rsidR="002960D6" w:rsidRDefault="000E24DC" w:rsidP="00AB1C1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4"/>
          <w:szCs w:val="24"/>
          <w:u w:val="single"/>
          <w:lang w:eastAsia="en-GB"/>
        </w:rPr>
      </w:pPr>
      <w:r w:rsidRPr="000E24DC">
        <w:rPr>
          <w:rFonts w:ascii="Helvetica" w:eastAsia="Times New Roman" w:hAnsi="Helvetica" w:cs="Helvetica"/>
          <w:color w:val="333333"/>
          <w:sz w:val="24"/>
          <w:szCs w:val="24"/>
          <w:highlight w:val="yellow"/>
          <w:lang w:eastAsia="en-GB"/>
          <w:rPrChange w:id="1" w:author="Olof Widenfalk" w:date="2017-11-04T15:46:00Z">
            <w:rPr>
              <w:rFonts w:ascii="Helvetica" w:eastAsia="Times New Roman" w:hAnsi="Helvetica" w:cs="Helvetica"/>
              <w:color w:val="333333"/>
              <w:sz w:val="24"/>
              <w:szCs w:val="24"/>
              <w:lang w:eastAsia="en-GB"/>
            </w:rPr>
          </w:rPrChange>
        </w:rPr>
        <w:t xml:space="preserve">Species Observation Explorer </w:t>
      </w:r>
      <w:r w:rsidR="00572A51" w:rsidRPr="000E24DC">
        <w:rPr>
          <w:rFonts w:ascii="Helvetica" w:eastAsia="Times New Roman" w:hAnsi="Helvetica" w:cs="Helvetica"/>
          <w:color w:val="333333"/>
          <w:sz w:val="24"/>
          <w:szCs w:val="24"/>
          <w:highlight w:val="yellow"/>
          <w:lang w:eastAsia="en-GB"/>
          <w:rPrChange w:id="2" w:author="Olof Widenfalk" w:date="2017-11-04T15:46:00Z">
            <w:rPr>
              <w:rFonts w:ascii="Helvetica" w:eastAsia="Times New Roman" w:hAnsi="Helvetica" w:cs="Helvetica"/>
              <w:color w:val="333333"/>
              <w:sz w:val="24"/>
              <w:szCs w:val="24"/>
              <w:lang w:eastAsia="en-GB"/>
            </w:rPr>
          </w:rPrChange>
        </w:rPr>
        <w:t>uses the half-ignorance algorithm </w:t>
      </w:r>
      <w:r w:rsidR="004C74CC" w:rsidRPr="000E24DC">
        <w:rPr>
          <w:sz w:val="24"/>
          <w:szCs w:val="24"/>
          <w:highlight w:val="yellow"/>
          <w:rPrChange w:id="3" w:author="Olof Widenfalk" w:date="2017-11-04T15:46:00Z">
            <w:rPr>
              <w:sz w:val="24"/>
              <w:szCs w:val="24"/>
            </w:rPr>
          </w:rPrChange>
        </w:rPr>
        <w:fldChar w:fldCharType="begin"/>
      </w:r>
      <w:r w:rsidR="004C74CC" w:rsidRPr="000E24DC">
        <w:rPr>
          <w:sz w:val="24"/>
          <w:szCs w:val="24"/>
          <w:highlight w:val="yellow"/>
          <w:rPrChange w:id="4" w:author="Olof Widenfalk" w:date="2017-11-04T15:46:00Z">
            <w:rPr>
              <w:sz w:val="24"/>
              <w:szCs w:val="24"/>
            </w:rPr>
          </w:rPrChange>
        </w:rPr>
        <w:instrText xml:space="preserve"> HYPERLI</w:instrText>
      </w:r>
      <w:r w:rsidR="004C74CC" w:rsidRPr="000E24DC">
        <w:rPr>
          <w:sz w:val="24"/>
          <w:szCs w:val="24"/>
          <w:highlight w:val="yellow"/>
          <w:rPrChange w:id="5" w:author="Olof Widenfalk" w:date="2017-11-04T15:46:00Z">
            <w:rPr>
              <w:sz w:val="24"/>
              <w:szCs w:val="24"/>
            </w:rPr>
          </w:rPrChange>
        </w:rPr>
        <w:instrText xml:space="preserve">NK "https://greensway.shinyapps.io/ignapp-v08/_w_f7cc4ef3/" \l "footnote-1" </w:instrText>
      </w:r>
      <w:r w:rsidR="004C74CC" w:rsidRPr="000E24DC">
        <w:rPr>
          <w:sz w:val="24"/>
          <w:szCs w:val="24"/>
          <w:highlight w:val="yellow"/>
          <w:rPrChange w:id="6" w:author="Olof Widenfalk" w:date="2017-11-04T15:46:00Z">
            <w:rPr>
              <w:rFonts w:ascii="Helvetica" w:eastAsia="Times New Roman" w:hAnsi="Helvetica" w:cs="Helvetica"/>
              <w:color w:val="3C8DBC"/>
              <w:sz w:val="24"/>
              <w:szCs w:val="24"/>
              <w:u w:val="single"/>
              <w:lang w:eastAsia="en-GB"/>
            </w:rPr>
          </w:rPrChange>
        </w:rPr>
        <w:fldChar w:fldCharType="separate"/>
      </w:r>
      <w:r w:rsidR="00572A51" w:rsidRPr="000E24DC">
        <w:rPr>
          <w:rFonts w:ascii="Helvetica" w:eastAsia="Times New Roman" w:hAnsi="Helvetica" w:cs="Helvetica"/>
          <w:color w:val="3C8DBC"/>
          <w:sz w:val="24"/>
          <w:szCs w:val="24"/>
          <w:highlight w:val="yellow"/>
          <w:u w:val="single"/>
          <w:lang w:eastAsia="en-GB"/>
          <w:rPrChange w:id="7" w:author="Olof Widenfalk" w:date="2017-11-04T15:46:00Z">
            <w:rPr>
              <w:rFonts w:ascii="Helvetica" w:eastAsia="Times New Roman" w:hAnsi="Helvetica" w:cs="Helvetica"/>
              <w:color w:val="3C8DBC"/>
              <w:sz w:val="24"/>
              <w:szCs w:val="24"/>
              <w:u w:val="single"/>
              <w:lang w:eastAsia="en-GB"/>
            </w:rPr>
          </w:rPrChange>
        </w:rPr>
        <w:t>[1]</w:t>
      </w:r>
      <w:r w:rsidR="004C74CC" w:rsidRPr="000E24DC">
        <w:rPr>
          <w:rFonts w:ascii="Helvetica" w:eastAsia="Times New Roman" w:hAnsi="Helvetica" w:cs="Helvetica"/>
          <w:color w:val="3C8DBC"/>
          <w:sz w:val="24"/>
          <w:szCs w:val="24"/>
          <w:highlight w:val="yellow"/>
          <w:u w:val="single"/>
          <w:lang w:eastAsia="en-GB"/>
          <w:rPrChange w:id="8" w:author="Olof Widenfalk" w:date="2017-11-04T15:46:00Z">
            <w:rPr>
              <w:rFonts w:ascii="Helvetica" w:eastAsia="Times New Roman" w:hAnsi="Helvetica" w:cs="Helvetica"/>
              <w:color w:val="3C8DBC"/>
              <w:sz w:val="24"/>
              <w:szCs w:val="24"/>
              <w:u w:val="single"/>
              <w:lang w:eastAsia="en-GB"/>
            </w:rPr>
          </w:rPrChange>
        </w:rPr>
        <w:fldChar w:fldCharType="end"/>
      </w:r>
      <w:r w:rsidR="00572A51" w:rsidRPr="000E24DC">
        <w:rPr>
          <w:rFonts w:ascii="Helvetica" w:eastAsia="Times New Roman" w:hAnsi="Helvetica" w:cs="Helvetica"/>
          <w:color w:val="333333"/>
          <w:sz w:val="24"/>
          <w:szCs w:val="24"/>
          <w:highlight w:val="yellow"/>
          <w:lang w:eastAsia="en-GB"/>
          <w:rPrChange w:id="9" w:author="Olof Widenfalk" w:date="2017-11-04T15:46:00Z">
            <w:rPr>
              <w:rFonts w:ascii="Helvetica" w:eastAsia="Times New Roman" w:hAnsi="Helvetica" w:cs="Helvetica"/>
              <w:color w:val="333333"/>
              <w:sz w:val="24"/>
              <w:szCs w:val="24"/>
              <w:lang w:eastAsia="en-GB"/>
            </w:rPr>
          </w:rPrChange>
        </w:rPr>
        <w:t> to map the b</w:t>
      </w:r>
      <w:r w:rsidRPr="000E24DC">
        <w:rPr>
          <w:rFonts w:ascii="Helvetica" w:eastAsia="Times New Roman" w:hAnsi="Helvetica" w:cs="Helvetica"/>
          <w:color w:val="333333"/>
          <w:sz w:val="24"/>
          <w:szCs w:val="24"/>
          <w:highlight w:val="yellow"/>
          <w:lang w:eastAsia="en-GB"/>
          <w:rPrChange w:id="10" w:author="Olof Widenfalk" w:date="2017-11-04T15:46:00Z">
            <w:rPr>
              <w:rFonts w:ascii="Helvetica" w:eastAsia="Times New Roman" w:hAnsi="Helvetica" w:cs="Helvetica"/>
              <w:color w:val="333333"/>
              <w:sz w:val="24"/>
              <w:szCs w:val="24"/>
              <w:lang w:eastAsia="en-GB"/>
            </w:rPr>
          </w:rPrChange>
        </w:rPr>
        <w:t>ias and lack of sampling effort</w:t>
      </w:r>
      <w:r w:rsidR="00572A51" w:rsidRPr="000E24DC">
        <w:rPr>
          <w:rFonts w:ascii="Helvetica" w:eastAsia="Times New Roman" w:hAnsi="Helvetica" w:cs="Helvetica"/>
          <w:color w:val="333333"/>
          <w:sz w:val="24"/>
          <w:szCs w:val="24"/>
          <w:highlight w:val="yellow"/>
          <w:lang w:eastAsia="en-GB"/>
          <w:rPrChange w:id="11" w:author="Olof Widenfalk" w:date="2017-11-04T15:46:00Z">
            <w:rPr>
              <w:rFonts w:ascii="Helvetica" w:eastAsia="Times New Roman" w:hAnsi="Helvetica" w:cs="Helvetica"/>
              <w:color w:val="333333"/>
              <w:sz w:val="24"/>
              <w:szCs w:val="24"/>
              <w:lang w:eastAsia="en-GB"/>
            </w:rPr>
          </w:rPrChange>
        </w:rPr>
        <w:t xml:space="preserve"> inherent to the </w:t>
      </w:r>
      <w:r w:rsidR="002C6A16" w:rsidRPr="000E24DC">
        <w:rPr>
          <w:rFonts w:ascii="Helvetica" w:eastAsia="Times New Roman" w:hAnsi="Helvetica" w:cs="Helvetica"/>
          <w:color w:val="333333"/>
          <w:sz w:val="24"/>
          <w:szCs w:val="24"/>
          <w:highlight w:val="yellow"/>
          <w:lang w:eastAsia="en-GB"/>
          <w:rPrChange w:id="12" w:author="Olof Widenfalk" w:date="2017-11-04T15:46:00Z">
            <w:rPr>
              <w:rFonts w:ascii="Helvetica" w:eastAsia="Times New Roman" w:hAnsi="Helvetica" w:cs="Helvetica"/>
              <w:color w:val="333333"/>
              <w:sz w:val="24"/>
              <w:szCs w:val="24"/>
              <w:lang w:eastAsia="en-GB"/>
            </w:rPr>
          </w:rPrChange>
        </w:rPr>
        <w:t xml:space="preserve">species </w:t>
      </w:r>
      <w:r w:rsidR="00572A51" w:rsidRPr="000E24DC">
        <w:rPr>
          <w:rFonts w:ascii="Helvetica" w:eastAsia="Times New Roman" w:hAnsi="Helvetica" w:cs="Helvetica"/>
          <w:color w:val="333333"/>
          <w:sz w:val="24"/>
          <w:szCs w:val="24"/>
          <w:highlight w:val="yellow"/>
          <w:lang w:eastAsia="en-GB"/>
          <w:rPrChange w:id="13" w:author="Olof Widenfalk" w:date="2017-11-04T15:46:00Z">
            <w:rPr>
              <w:rFonts w:ascii="Helvetica" w:eastAsia="Times New Roman" w:hAnsi="Helvetica" w:cs="Helvetica"/>
              <w:color w:val="333333"/>
              <w:sz w:val="24"/>
              <w:szCs w:val="24"/>
              <w:lang w:eastAsia="en-GB"/>
            </w:rPr>
          </w:rPrChange>
        </w:rPr>
        <w:t>observations</w:t>
      </w:r>
      <w:r w:rsidRPr="000E24DC">
        <w:rPr>
          <w:rFonts w:ascii="Helvetica" w:eastAsia="Times New Roman" w:hAnsi="Helvetica" w:cs="Helvetica"/>
          <w:color w:val="333333"/>
          <w:sz w:val="24"/>
          <w:szCs w:val="24"/>
          <w:highlight w:val="yellow"/>
          <w:lang w:eastAsia="en-GB"/>
          <w:rPrChange w:id="14" w:author="Olof Widenfalk" w:date="2017-11-04T15:46:00Z">
            <w:rPr>
              <w:rFonts w:ascii="Helvetica" w:eastAsia="Times New Roman" w:hAnsi="Helvetica" w:cs="Helvetica"/>
              <w:color w:val="333333"/>
              <w:sz w:val="24"/>
              <w:szCs w:val="24"/>
              <w:lang w:eastAsia="en-GB"/>
            </w:rPr>
          </w:rPrChange>
        </w:rPr>
        <w:t xml:space="preserve">, henceforth called </w:t>
      </w:r>
      <w:r w:rsidRPr="000E24DC">
        <w:rPr>
          <w:rFonts w:ascii="Helvetica" w:eastAsia="Times New Roman" w:hAnsi="Helvetica" w:cs="Helvetica"/>
          <w:b/>
          <w:color w:val="333333"/>
          <w:sz w:val="24"/>
          <w:szCs w:val="24"/>
          <w:highlight w:val="yellow"/>
          <w:lang w:eastAsia="en-GB"/>
          <w:rPrChange w:id="15" w:author="Olof Widenfalk" w:date="2017-11-04T15:46:00Z">
            <w:rPr>
              <w:rFonts w:ascii="Helvetica" w:eastAsia="Times New Roman" w:hAnsi="Helvetica" w:cs="Helvetica"/>
              <w:b/>
              <w:color w:val="333333"/>
              <w:sz w:val="24"/>
              <w:szCs w:val="24"/>
              <w:lang w:eastAsia="en-GB"/>
            </w:rPr>
          </w:rPrChange>
        </w:rPr>
        <w:t>ignorance</w:t>
      </w:r>
      <w:r w:rsidR="00572A51" w:rsidRPr="000E24DC">
        <w:rPr>
          <w:rFonts w:ascii="Helvetica" w:eastAsia="Times New Roman" w:hAnsi="Helvetica" w:cs="Helvetica"/>
          <w:color w:val="333333"/>
          <w:sz w:val="24"/>
          <w:szCs w:val="24"/>
          <w:highlight w:val="yellow"/>
          <w:lang w:eastAsia="en-GB"/>
          <w:rPrChange w:id="16" w:author="Olof Widenfalk" w:date="2017-11-04T15:46:00Z">
            <w:rPr>
              <w:rFonts w:ascii="Helvetica" w:eastAsia="Times New Roman" w:hAnsi="Helvetica" w:cs="Helvetica"/>
              <w:color w:val="333333"/>
              <w:sz w:val="24"/>
              <w:szCs w:val="24"/>
              <w:lang w:eastAsia="en-GB"/>
            </w:rPr>
          </w:rPrChange>
        </w:rPr>
        <w:t>.</w:t>
      </w:r>
      <w:r w:rsidR="00572A51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4850C3"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This approach represents the data into a scale 0 to 1 (0 being a theoretical absolute credibility in the data and 1 being absolute ignorance). </w:t>
      </w:r>
      <w:r w:rsidR="002C6A16" w:rsidRPr="00B10B2F">
        <w:rPr>
          <w:rFonts w:ascii="Helvetica" w:eastAsia="Times New Roman" w:hAnsi="Helvetica" w:cs="Helvetica"/>
          <w:sz w:val="24"/>
          <w:szCs w:val="24"/>
          <w:lang w:eastAsia="en-GB"/>
        </w:rPr>
        <w:t xml:space="preserve">With the algorithm settings you decide </w:t>
      </w:r>
      <w:r w:rsidR="00810629">
        <w:rPr>
          <w:rFonts w:ascii="Helvetica" w:eastAsia="Times New Roman" w:hAnsi="Helvetica" w:cs="Helvetica"/>
          <w:sz w:val="24"/>
          <w:szCs w:val="24"/>
          <w:lang w:eastAsia="en-GB"/>
        </w:rPr>
        <w:t>at how many observations</w:t>
      </w:r>
      <w:r w:rsidR="00810629" w:rsidRPr="00B10B2F">
        <w:rPr>
          <w:rFonts w:ascii="Helvetica" w:eastAsia="Times New Roman" w:hAnsi="Helvetica" w:cs="Helvetica"/>
          <w:sz w:val="24"/>
          <w:szCs w:val="24"/>
          <w:lang w:eastAsia="en-GB"/>
        </w:rPr>
        <w:t xml:space="preserve"> </w:t>
      </w:r>
      <w:r w:rsidR="002C6A16" w:rsidRPr="00B10B2F">
        <w:rPr>
          <w:rFonts w:ascii="Helvetica" w:eastAsia="Times New Roman" w:hAnsi="Helvetica" w:cs="Helvetica"/>
          <w:sz w:val="24"/>
          <w:szCs w:val="24"/>
          <w:lang w:eastAsia="en-GB"/>
        </w:rPr>
        <w:t xml:space="preserve">the </w:t>
      </w:r>
      <w:r w:rsidR="002C6A16" w:rsidRPr="00426E0B">
        <w:rPr>
          <w:rFonts w:ascii="Helvetica" w:eastAsia="Times New Roman" w:hAnsi="Helvetica" w:cs="Helvetica"/>
          <w:b/>
          <w:sz w:val="24"/>
          <w:szCs w:val="24"/>
          <w:lang w:eastAsia="en-GB"/>
        </w:rPr>
        <w:t xml:space="preserve">lack of data for </w:t>
      </w:r>
      <w:r w:rsidR="00810629" w:rsidRPr="00426E0B">
        <w:rPr>
          <w:rFonts w:ascii="Helvetica" w:eastAsia="Times New Roman" w:hAnsi="Helvetica" w:cs="Helvetica"/>
          <w:b/>
          <w:sz w:val="24"/>
          <w:szCs w:val="24"/>
          <w:lang w:eastAsia="en-GB"/>
        </w:rPr>
        <w:t xml:space="preserve">a </w:t>
      </w:r>
      <w:r w:rsidR="002C6A16" w:rsidRPr="00426E0B">
        <w:rPr>
          <w:rFonts w:ascii="Helvetica" w:eastAsia="Times New Roman" w:hAnsi="Helvetica" w:cs="Helvetica"/>
          <w:b/>
          <w:sz w:val="24"/>
          <w:szCs w:val="24"/>
          <w:lang w:eastAsia="en-GB"/>
        </w:rPr>
        <w:t xml:space="preserve">species is equally likely due to absence of the species </w:t>
      </w:r>
      <w:r w:rsidR="00810629">
        <w:rPr>
          <w:rFonts w:ascii="Helvetica" w:eastAsia="Times New Roman" w:hAnsi="Helvetica" w:cs="Helvetica"/>
          <w:b/>
          <w:sz w:val="24"/>
          <w:szCs w:val="24"/>
          <w:lang w:eastAsia="en-GB"/>
        </w:rPr>
        <w:t>as</w:t>
      </w:r>
      <w:r w:rsidR="00810629" w:rsidRPr="00426E0B">
        <w:rPr>
          <w:rFonts w:ascii="Helvetica" w:eastAsia="Times New Roman" w:hAnsi="Helvetica" w:cs="Helvetica"/>
          <w:b/>
          <w:sz w:val="24"/>
          <w:szCs w:val="24"/>
          <w:lang w:eastAsia="en-GB"/>
        </w:rPr>
        <w:t xml:space="preserve"> </w:t>
      </w:r>
      <w:r w:rsidR="00EA75D1" w:rsidRPr="00426E0B">
        <w:rPr>
          <w:rFonts w:ascii="Helvetica" w:eastAsia="Times New Roman" w:hAnsi="Helvetica" w:cs="Helvetica"/>
          <w:b/>
          <w:sz w:val="24"/>
          <w:szCs w:val="24"/>
          <w:lang w:eastAsia="en-GB"/>
        </w:rPr>
        <w:t xml:space="preserve">to </w:t>
      </w:r>
      <w:r w:rsidR="002C6A16" w:rsidRPr="00426E0B">
        <w:rPr>
          <w:rFonts w:ascii="Helvetica" w:eastAsia="Times New Roman" w:hAnsi="Helvetica" w:cs="Helvetica"/>
          <w:b/>
          <w:sz w:val="24"/>
          <w:szCs w:val="24"/>
          <w:lang w:eastAsia="en-GB"/>
        </w:rPr>
        <w:t>absence of observers (i.e. O</w:t>
      </w:r>
      <w:r w:rsidR="002C6A16" w:rsidRPr="00426E0B">
        <w:rPr>
          <w:rFonts w:ascii="Helvetica" w:eastAsia="Times New Roman" w:hAnsi="Helvetica" w:cs="Helvetica"/>
          <w:b/>
          <w:sz w:val="24"/>
          <w:szCs w:val="24"/>
          <w:vertAlign w:val="subscript"/>
          <w:lang w:eastAsia="en-GB"/>
        </w:rPr>
        <w:t>0,5</w:t>
      </w:r>
      <w:r w:rsidR="002C6A16" w:rsidRPr="00B10B2F">
        <w:rPr>
          <w:rFonts w:ascii="Helvetica" w:eastAsia="Times New Roman" w:hAnsi="Helvetica" w:cs="Helvetica"/>
          <w:sz w:val="24"/>
          <w:szCs w:val="24"/>
          <w:lang w:eastAsia="en-GB"/>
        </w:rPr>
        <w:t xml:space="preserve">). Any further data build up the trust in </w:t>
      </w:r>
      <w:r w:rsidR="00EA75D1" w:rsidRPr="00B10B2F">
        <w:rPr>
          <w:rFonts w:ascii="Helvetica" w:eastAsia="Times New Roman" w:hAnsi="Helvetica" w:cs="Helvetica"/>
          <w:sz w:val="24"/>
          <w:szCs w:val="24"/>
          <w:lang w:eastAsia="en-GB"/>
        </w:rPr>
        <w:t xml:space="preserve">the data (i.e. real </w:t>
      </w:r>
      <w:r w:rsidR="002C6A16" w:rsidRPr="00B10B2F">
        <w:rPr>
          <w:rFonts w:ascii="Helvetica" w:eastAsia="Times New Roman" w:hAnsi="Helvetica" w:cs="Helvetica"/>
          <w:sz w:val="24"/>
          <w:szCs w:val="24"/>
          <w:lang w:eastAsia="en-GB"/>
        </w:rPr>
        <w:t xml:space="preserve">absences of </w:t>
      </w:r>
      <w:r w:rsidR="00EA75D1" w:rsidRPr="00B10B2F">
        <w:rPr>
          <w:rFonts w:ascii="Helvetica" w:eastAsia="Times New Roman" w:hAnsi="Helvetica" w:cs="Helvetica"/>
          <w:sz w:val="24"/>
          <w:szCs w:val="24"/>
          <w:lang w:eastAsia="en-GB"/>
        </w:rPr>
        <w:t>species)</w:t>
      </w:r>
      <w:r w:rsidR="002960D6" w:rsidRPr="00B10B2F">
        <w:rPr>
          <w:rFonts w:ascii="Helvetica" w:eastAsia="Times New Roman" w:hAnsi="Helvetica" w:cs="Helvetica"/>
          <w:sz w:val="24"/>
          <w:szCs w:val="24"/>
          <w:lang w:eastAsia="en-GB"/>
        </w:rPr>
        <w:t>.</w:t>
      </w:r>
      <w:r w:rsidR="002C6A16" w:rsidRPr="00B10B2F">
        <w:rPr>
          <w:rFonts w:ascii="Helvetica" w:eastAsia="Times New Roman" w:hAnsi="Helvetica" w:cs="Helvetica"/>
          <w:sz w:val="24"/>
          <w:szCs w:val="24"/>
          <w:u w:val="single"/>
          <w:lang w:eastAsia="en-GB"/>
        </w:rPr>
        <w:t xml:space="preserve"> </w:t>
      </w:r>
    </w:p>
    <w:p w14:paraId="723E9B37" w14:textId="77777777" w:rsidR="00810629" w:rsidRPr="00B10B2F" w:rsidRDefault="00810629" w:rsidP="00AB1C1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4"/>
          <w:szCs w:val="24"/>
          <w:u w:val="single"/>
          <w:lang w:eastAsia="en-GB"/>
        </w:rPr>
      </w:pPr>
    </w:p>
    <w:p w14:paraId="66D584F0" w14:textId="77777777" w:rsidR="008436E4" w:rsidRDefault="002960D6" w:rsidP="0024799A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575553"/>
          <w:sz w:val="24"/>
          <w:szCs w:val="24"/>
          <w:lang w:eastAsia="en-GB"/>
        </w:rPr>
      </w:pPr>
      <w:r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The rationale </w:t>
      </w:r>
      <w:r w:rsidR="0024799A"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>assumes</w:t>
      </w:r>
      <w:r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 that species groups share similar bias. Observations are reported by people with varied field skills and accuracy. However, observers are assumed to be fond of or specialist on </w:t>
      </w:r>
      <w:r w:rsidR="00106D2B">
        <w:rPr>
          <w:rFonts w:ascii="Arial" w:eastAsia="Times New Roman" w:hAnsi="Arial" w:cs="Arial"/>
          <w:color w:val="575553"/>
          <w:sz w:val="24"/>
          <w:szCs w:val="24"/>
          <w:lang w:eastAsia="en-GB"/>
        </w:rPr>
        <w:t>a few</w:t>
      </w:r>
      <w:r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 taxonomic groups (e.g. families, orders or even classes), rather than on individual species. </w:t>
      </w:r>
      <w:r w:rsidR="00706F23">
        <w:rPr>
          <w:rFonts w:ascii="Arial" w:eastAsia="Times New Roman" w:hAnsi="Arial" w:cs="Arial"/>
          <w:color w:val="575553"/>
          <w:sz w:val="24"/>
          <w:szCs w:val="24"/>
          <w:lang w:eastAsia="en-GB"/>
        </w:rPr>
        <w:t>Hence</w:t>
      </w:r>
      <w:r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 it is appropriate to use species' groups as a surrogate for sampling effort</w:t>
      </w:r>
      <w:r w:rsidR="00106D2B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, </w:t>
      </w:r>
      <w:r w:rsidR="00106D2B"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>(henceforth, a reference taxonomic group or </w:t>
      </w:r>
      <w:r w:rsidR="00106D2B" w:rsidRPr="00B10B2F">
        <w:rPr>
          <w:rFonts w:ascii="Arial" w:eastAsia="Times New Roman" w:hAnsi="Arial" w:cs="Arial"/>
          <w:b/>
          <w:bCs/>
          <w:color w:val="003E54"/>
          <w:sz w:val="24"/>
          <w:szCs w:val="24"/>
          <w:lang w:eastAsia="en-GB"/>
        </w:rPr>
        <w:t>RTG</w:t>
      </w:r>
      <w:r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. </w:t>
      </w:r>
      <w:r w:rsidR="00706F23">
        <w:rPr>
          <w:rFonts w:ascii="Arial" w:eastAsia="Times New Roman" w:hAnsi="Arial" w:cs="Arial"/>
          <w:color w:val="575553"/>
          <w:sz w:val="24"/>
          <w:szCs w:val="24"/>
          <w:lang w:eastAsia="en-GB"/>
        </w:rPr>
        <w:t>It</w:t>
      </w:r>
      <w:r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 is straightforward to assume that lack of reports of any species from the RTG</w:t>
      </w:r>
      <w:r w:rsidR="00706F23">
        <w:rPr>
          <w:rFonts w:ascii="Arial" w:eastAsia="Times New Roman" w:hAnsi="Arial" w:cs="Arial"/>
          <w:color w:val="575553"/>
          <w:sz w:val="24"/>
          <w:szCs w:val="24"/>
          <w:lang w:eastAsia="en-GB"/>
        </w:rPr>
        <w:t>,</w:t>
      </w:r>
      <w:r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 e.g. birds</w:t>
      </w:r>
      <w:r w:rsidR="00706F23">
        <w:rPr>
          <w:rFonts w:ascii="Arial" w:eastAsia="Times New Roman" w:hAnsi="Arial" w:cs="Arial"/>
          <w:color w:val="575553"/>
          <w:sz w:val="24"/>
          <w:szCs w:val="24"/>
          <w:lang w:eastAsia="en-GB"/>
        </w:rPr>
        <w:t>,</w:t>
      </w:r>
      <w:r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 is likely due to a lack of ornithologists, rather than to the total absence of birds. The inverse logic also holds true. That is, </w:t>
      </w:r>
      <w:r w:rsidRPr="00A4737C">
        <w:rPr>
          <w:rFonts w:ascii="Arial" w:eastAsia="Times New Roman" w:hAnsi="Arial" w:cs="Arial"/>
          <w:b/>
          <w:color w:val="575553"/>
          <w:sz w:val="24"/>
          <w:szCs w:val="24"/>
          <w:lang w:eastAsia="en-GB"/>
        </w:rPr>
        <w:t xml:space="preserve">the larger the number of observations of species from the RTG, the more likely it is that </w:t>
      </w:r>
      <w:r w:rsidR="008436E4" w:rsidRPr="00A4737C">
        <w:rPr>
          <w:rFonts w:ascii="Arial" w:eastAsia="Times New Roman" w:hAnsi="Arial" w:cs="Arial"/>
          <w:b/>
          <w:color w:val="575553"/>
          <w:sz w:val="24"/>
          <w:szCs w:val="24"/>
          <w:lang w:eastAsia="en-GB"/>
        </w:rPr>
        <w:t xml:space="preserve">absence </w:t>
      </w:r>
      <w:r w:rsidRPr="00A4737C">
        <w:rPr>
          <w:rFonts w:ascii="Arial" w:eastAsia="Times New Roman" w:hAnsi="Arial" w:cs="Arial"/>
          <w:b/>
          <w:color w:val="575553"/>
          <w:sz w:val="24"/>
          <w:szCs w:val="24"/>
          <w:lang w:eastAsia="en-GB"/>
        </w:rPr>
        <w:t xml:space="preserve">of a </w:t>
      </w:r>
      <w:proofErr w:type="gramStart"/>
      <w:r w:rsidRPr="00A4737C">
        <w:rPr>
          <w:rFonts w:ascii="Arial" w:eastAsia="Times New Roman" w:hAnsi="Arial" w:cs="Arial"/>
          <w:b/>
          <w:color w:val="575553"/>
          <w:sz w:val="24"/>
          <w:szCs w:val="24"/>
          <w:lang w:eastAsia="en-GB"/>
        </w:rPr>
        <w:t>particular species</w:t>
      </w:r>
      <w:proofErr w:type="gramEnd"/>
      <w:r w:rsidRPr="00A4737C">
        <w:rPr>
          <w:rFonts w:ascii="Arial" w:eastAsia="Times New Roman" w:hAnsi="Arial" w:cs="Arial"/>
          <w:b/>
          <w:color w:val="575553"/>
          <w:sz w:val="24"/>
          <w:szCs w:val="24"/>
          <w:lang w:eastAsia="en-GB"/>
        </w:rPr>
        <w:t xml:space="preserve"> reflects a true absence</w:t>
      </w:r>
      <w:r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>.</w:t>
      </w:r>
      <w:r w:rsidR="0024799A" w:rsidRPr="00B10B2F">
        <w:rPr>
          <w:rFonts w:ascii="Arial" w:eastAsia="Times New Roman" w:hAnsi="Arial" w:cs="Arial"/>
          <w:color w:val="575553"/>
          <w:sz w:val="24"/>
          <w:szCs w:val="24"/>
          <w:lang w:eastAsia="en-GB"/>
        </w:rPr>
        <w:t xml:space="preserve"> </w:t>
      </w:r>
    </w:p>
    <w:p w14:paraId="2859E40C" w14:textId="77777777" w:rsidR="0024799A" w:rsidRPr="00B10B2F" w:rsidRDefault="0024799A" w:rsidP="0024799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This dynamic application allows you to explore any RTG at any spatial and temporal resolution. Currently it accesses data stored in the Global Biodiversity Information Facility </w:t>
      </w:r>
      <w:hyperlink r:id="rId9" w:tgtFrame="_blank" w:history="1">
        <w:r w:rsidRPr="00B10B2F">
          <w:rPr>
            <w:rFonts w:ascii="Helvetica" w:eastAsia="Times New Roman" w:hAnsi="Helvetica" w:cs="Helvetica"/>
            <w:color w:val="3C8DBC"/>
            <w:sz w:val="24"/>
            <w:szCs w:val="24"/>
            <w:u w:val="single"/>
            <w:lang w:eastAsia="en-GB"/>
          </w:rPr>
          <w:t>(GBIF)</w:t>
        </w:r>
      </w:hyperlink>
      <w:r w:rsidRPr="00B10B2F">
        <w:rPr>
          <w:rFonts w:ascii="Helvetica" w:eastAsia="Times New Roman" w:hAnsi="Helvetica" w:cs="Helvetica"/>
          <w:sz w:val="24"/>
          <w:szCs w:val="24"/>
          <w:lang w:eastAsia="en-GB"/>
        </w:rPr>
        <w:t>, but it also allows filtering by institutions that provide data to GBIF.</w:t>
      </w:r>
    </w:p>
    <w:p w14:paraId="1B8E79AD" w14:textId="77777777" w:rsidR="00572A51" w:rsidRPr="00B10B2F" w:rsidRDefault="00EA75D1" w:rsidP="00572A5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You can read more about Ignorance Scores </w:t>
      </w:r>
      <w:hyperlink r:id="rId10" w:tgtFrame="_blank" w:history="1">
        <w:r w:rsidRPr="00B10B2F">
          <w:rPr>
            <w:rFonts w:ascii="Helvetica" w:eastAsia="Times New Roman" w:hAnsi="Helvetica" w:cs="Helvetica"/>
            <w:color w:val="3C8DBC"/>
            <w:sz w:val="24"/>
            <w:szCs w:val="24"/>
            <w:u w:val="single"/>
            <w:lang w:eastAsia="en-GB"/>
          </w:rPr>
          <w:t>here</w:t>
        </w:r>
      </w:hyperlink>
      <w:r w:rsidR="003B2373" w:rsidRPr="00B10B2F">
        <w:rPr>
          <w:rFonts w:ascii="Helvetica" w:eastAsia="Times New Roman" w:hAnsi="Helvetica" w:cs="Helvetica"/>
          <w:color w:val="3C8DBC"/>
          <w:sz w:val="24"/>
          <w:szCs w:val="24"/>
          <w:u w:val="single"/>
          <w:lang w:eastAsia="en-GB"/>
        </w:rPr>
        <w:t xml:space="preserve"> </w:t>
      </w:r>
      <w:ins w:id="17" w:author="Alejandro Ruete" w:date="2017-11-02T11:26:00Z">
        <w:r w:rsidR="004850C3" w:rsidRPr="00B10B2F">
          <w:rPr>
            <w:rFonts w:ascii="Helvetica" w:eastAsia="Times New Roman" w:hAnsi="Helvetica" w:cs="Helvetica"/>
            <w:color w:val="3C8DBC"/>
            <w:sz w:val="24"/>
            <w:szCs w:val="24"/>
            <w:u w:val="single"/>
            <w:lang w:eastAsia="en-GB"/>
          </w:rPr>
          <w:t xml:space="preserve"> </w:t>
        </w:r>
      </w:ins>
      <w:r w:rsidR="003B2373" w:rsidRPr="00B10B2F">
        <w:rPr>
          <w:rFonts w:ascii="Helvetica" w:eastAsia="Times New Roman" w:hAnsi="Helvetica" w:cs="Helvetica"/>
          <w:color w:val="3C8DBC"/>
          <w:sz w:val="24"/>
          <w:szCs w:val="24"/>
          <w:u w:val="single"/>
          <w:lang w:eastAsia="en-GB"/>
        </w:rPr>
        <w:t>and here (</w:t>
      </w:r>
      <w:ins w:id="18" w:author="Alejandro Ruete" w:date="2017-11-02T11:26:00Z">
        <w:r w:rsidR="004850C3" w:rsidRPr="00B10B2F">
          <w:rPr>
            <w:rFonts w:ascii="Helvetica" w:eastAsia="Times New Roman" w:hAnsi="Helvetica" w:cs="Helvetica"/>
            <w:color w:val="3C8DBC"/>
            <w:sz w:val="24"/>
            <w:szCs w:val="24"/>
            <w:u w:val="single"/>
            <w:lang w:eastAsia="en-GB"/>
          </w:rPr>
          <w:t>https://devpost.com/software/mapping-ignorance-in-space-and-time-evtf4a</w:t>
        </w:r>
      </w:ins>
      <w:r w:rsidR="003B2373" w:rsidRPr="00B10B2F">
        <w:rPr>
          <w:rFonts w:ascii="Helvetica" w:eastAsia="Times New Roman" w:hAnsi="Helvetica" w:cs="Helvetica"/>
          <w:color w:val="3C8DBC"/>
          <w:sz w:val="24"/>
          <w:szCs w:val="24"/>
          <w:u w:val="single"/>
          <w:lang w:eastAsia="en-GB"/>
        </w:rPr>
        <w:t>)</w:t>
      </w:r>
    </w:p>
    <w:p w14:paraId="43DEA91B" w14:textId="77777777" w:rsidR="0024799A" w:rsidRPr="00B10B2F" w:rsidRDefault="0024799A" w:rsidP="00572A5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</w:p>
    <w:p w14:paraId="500A40AE" w14:textId="77777777" w:rsidR="0024799A" w:rsidRPr="00EE7378" w:rsidRDefault="008436E4" w:rsidP="00EE737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</w:pPr>
      <w:r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How to use it</w:t>
      </w:r>
    </w:p>
    <w:p w14:paraId="3460452E" w14:textId="77777777" w:rsidR="00951996" w:rsidRPr="00B10B2F" w:rsidRDefault="003B2373" w:rsidP="00CB03B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On the first tab "</w:t>
      </w:r>
      <w:r w:rsidRPr="00B10B2F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GB"/>
        </w:rPr>
        <w:t>Map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" you can explore the spatial bias of </w:t>
      </w:r>
      <w:r w:rsidR="008436E4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a</w:t>
      </w:r>
      <w:r w:rsidR="008436E4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selected reference taxonomic group, in </w:t>
      </w:r>
      <w:r w:rsidR="008436E4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a</w:t>
      </w:r>
      <w:r w:rsidR="008436E4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selected time frame</w:t>
      </w:r>
      <w:r w:rsidR="003317BD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(</w:t>
      </w:r>
      <w:r w:rsidR="00436122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“</w:t>
      </w:r>
      <w:r w:rsidR="006E2FA6" w:rsidRPr="00CB03BC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Search Options</w:t>
      </w:r>
      <w:r w:rsidR="00436122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”</w:t>
      </w:r>
      <w:r w:rsidR="006E2FA6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)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. </w:t>
      </w:r>
      <w:r w:rsidR="0024799A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On the map you will see in a scale of </w:t>
      </w:r>
      <w:r w:rsidR="00860491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white</w:t>
      </w:r>
      <w:r w:rsidR="0024799A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-</w:t>
      </w:r>
      <w:r w:rsidR="00860491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green</w:t>
      </w:r>
      <w:r w:rsidR="0024799A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the density of the data for the selected RTG. </w:t>
      </w:r>
      <w:r w:rsidR="0095199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Beware that </w:t>
      </w:r>
      <w:r w:rsidR="0024799A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this is </w:t>
      </w:r>
      <w:r w:rsidR="0095199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ALL the data</w:t>
      </w:r>
      <w:r w:rsidR="007F5B8E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95199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available</w:t>
      </w:r>
      <w:r w:rsidR="007F5B8E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and that</w:t>
      </w:r>
      <w:r w:rsidR="0095199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YOUR search </w:t>
      </w:r>
      <w:r w:rsidR="0024799A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will </w:t>
      </w:r>
      <w:r w:rsidR="007F5B8E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filter observations in terms of</w:t>
      </w:r>
      <w:r w:rsidR="00EC22E9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2C6A1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time window and </w:t>
      </w:r>
      <w:r w:rsidR="0095199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Basis of Record.</w:t>
      </w:r>
      <w:r w:rsidR="007F13D4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784EA8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Unfiltered</w:t>
      </w:r>
      <w:r w:rsidR="007F13D4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data is only shown to give you </w:t>
      </w:r>
      <w:r w:rsidR="00784EA8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an idea of</w:t>
      </w:r>
      <w:r w:rsidR="007F13D4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2C6A1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the presence and density of </w:t>
      </w:r>
      <w:r w:rsidR="00784EA8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observations,</w:t>
      </w:r>
      <w:r w:rsidR="002C6A1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784EA8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and</w:t>
      </w:r>
      <w:r w:rsidR="00784EA8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2C6A16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is not a quality report</w:t>
      </w:r>
      <w:r w:rsidR="007F13D4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.</w:t>
      </w:r>
      <w:r w:rsidR="0024799A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7F13D4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Your selected data</w:t>
      </w:r>
      <w:r w:rsidR="00784EA8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and its quality</w:t>
      </w:r>
      <w:r w:rsidR="007F13D4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will show only after</w:t>
      </w:r>
      <w:r w:rsidR="005B75E0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you have finished your search</w:t>
      </w:r>
      <w:r w:rsidR="00784EA8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.</w:t>
      </w:r>
    </w:p>
    <w:p w14:paraId="6C4AB3C0" w14:textId="77777777" w:rsidR="00572A51" w:rsidRPr="00B10B2F" w:rsidRDefault="00572A51" w:rsidP="00572A5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lastRenderedPageBreak/>
        <w:br/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br/>
      </w:r>
      <w:r w:rsidR="005B75E0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To perform a search, d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o like this:</w:t>
      </w:r>
    </w:p>
    <w:p w14:paraId="08DEB5E1" w14:textId="77777777" w:rsidR="00572A51" w:rsidRPr="00B10B2F" w:rsidRDefault="00572A51" w:rsidP="00572A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Draw a polygon </w:t>
      </w:r>
      <w:r w:rsidR="0037502E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over the area you are interested in,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using any of the shape-buttons </w:t>
      </w:r>
      <w:r w:rsidRPr="00B10B2F">
        <w:rPr>
          <w:rFonts w:ascii="Helvetica" w:eastAsia="Times New Roman" w:hAnsi="Helvetica" w:cs="Helvetica"/>
          <w:noProof/>
          <w:color w:val="333333"/>
          <w:sz w:val="24"/>
          <w:szCs w:val="24"/>
          <w:lang w:val="sv-SE" w:eastAsia="sv-SE"/>
        </w:rPr>
        <w:drawing>
          <wp:inline distT="0" distB="0" distL="0" distR="0" wp14:anchorId="0BB3D1ED" wp14:editId="0C89161E">
            <wp:extent cx="438150" cy="760744"/>
            <wp:effectExtent l="0" t="0" r="0" b="1270"/>
            <wp:docPr id="5" name="Picture 5" descr="https://greensway.shinyapps.io/ignapp-v08/_w_f7cc4ef3/img/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reensway.shinyapps.io/ignapp-v08/_w_f7cc4ef3/img/screenshot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90" cy="77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 on the top-left</w:t>
      </w:r>
      <w:r w:rsidR="0037502E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. If you chose the rectangle</w:t>
      </w:r>
      <w:r w:rsidR="00097EE9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-shape</w:t>
      </w:r>
      <w:r w:rsidR="0037502E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you can click in one corner and then drag it out to </w:t>
      </w:r>
      <w:r w:rsidR="00097EE9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appropriate</w:t>
      </w:r>
      <w:r w:rsidR="0037502E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size</w:t>
      </w:r>
      <w:r w:rsidR="00097EE9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, using the pentagram-shape you </w:t>
      </w:r>
      <w:r w:rsidR="003902AD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can determine the shape yourself by creating points/vertices on each click with the mouse. </w:t>
      </w:r>
      <w:r w:rsidR="00097EE9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37502E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</w:p>
    <w:p w14:paraId="62F42638" w14:textId="77777777" w:rsidR="00572A51" w:rsidRPr="00B10B2F" w:rsidRDefault="003B2373" w:rsidP="00572A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On the panel to the left there are three tabs. The first one is called </w:t>
      </w:r>
      <w:r w:rsidR="00572A51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"</w:t>
      </w:r>
      <w:r w:rsidR="00572A51" w:rsidRPr="00B10B2F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GB"/>
        </w:rPr>
        <w:t>Grid Options</w:t>
      </w:r>
      <w:r w:rsidR="00572A51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"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. There you can </w:t>
      </w:r>
      <w:r w:rsidR="00572A51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choose the width of the grid cells. If you want your grid to cover the full extent of your selected study area check the "Buffer" check-box. If you want squared grid cells, uncheck the "Hexagonal grid" check-box</w:t>
      </w:r>
    </w:p>
    <w:p w14:paraId="4B6B15FF" w14:textId="77777777" w:rsidR="00572A51" w:rsidRPr="00B10B2F" w:rsidRDefault="00572A51" w:rsidP="00572A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Choose your Reference Taxonomic Group from the list</w:t>
      </w:r>
      <w:r w:rsidR="003B2373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. The groups shown in the lists are common </w:t>
      </w:r>
      <w:proofErr w:type="spellStart"/>
      <w:r w:rsidR="003B2373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taxas</w:t>
      </w:r>
      <w:proofErr w:type="spellEnd"/>
      <w:r w:rsidR="003B2373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, but you can override this option in the tab “Search Options” (see below).</w:t>
      </w:r>
    </w:p>
    <w:p w14:paraId="6637C7CD" w14:textId="77777777" w:rsidR="00572A51" w:rsidRPr="00B10B2F" w:rsidRDefault="00572A51" w:rsidP="00572A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Click the "Grid" button </w:t>
      </w:r>
      <w:r w:rsidRPr="00B10B2F">
        <w:rPr>
          <w:rFonts w:ascii="Helvetica" w:eastAsia="Times New Roman" w:hAnsi="Helvetica" w:cs="Helvetica"/>
          <w:noProof/>
          <w:color w:val="333333"/>
          <w:sz w:val="24"/>
          <w:szCs w:val="24"/>
          <w:lang w:val="sv-SE" w:eastAsia="sv-SE"/>
        </w:rPr>
        <w:drawing>
          <wp:inline distT="0" distB="0" distL="0" distR="0" wp14:anchorId="0222260A" wp14:editId="7319F664">
            <wp:extent cx="1428750" cy="666750"/>
            <wp:effectExtent l="0" t="0" r="0" b="0"/>
            <wp:docPr id="4" name="Picture 4" descr="https://greensway.shinyapps.io/ignapp-v08/_w_f7cc4ef3/img/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reensway.shinyapps.io/ignapp-v08/_w_f7cc4ef3/img/screenshot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 (on the "</w:t>
      </w:r>
      <w:r w:rsidRPr="00B10B2F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GB"/>
        </w:rPr>
        <w:t>Grid Options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" tab)</w:t>
      </w:r>
    </w:p>
    <w:p w14:paraId="04F90075" w14:textId="77777777" w:rsidR="00B42232" w:rsidRPr="00B10B2F" w:rsidRDefault="00572A51" w:rsidP="00572A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Do you like the grid? Click the "Search" button </w:t>
      </w:r>
      <w:r w:rsidRPr="00B10B2F">
        <w:rPr>
          <w:rFonts w:ascii="Helvetica" w:eastAsia="Times New Roman" w:hAnsi="Helvetica" w:cs="Helvetica"/>
          <w:noProof/>
          <w:color w:val="333333"/>
          <w:sz w:val="24"/>
          <w:szCs w:val="24"/>
          <w:lang w:val="sv-SE" w:eastAsia="sv-SE"/>
        </w:rPr>
        <w:drawing>
          <wp:inline distT="0" distB="0" distL="0" distR="0" wp14:anchorId="460E5357" wp14:editId="2EA0087F">
            <wp:extent cx="1638300" cy="628650"/>
            <wp:effectExtent l="0" t="0" r="0" b="0"/>
            <wp:docPr id="3" name="Picture 3" descr="https://greensway.shinyapps.io/ignapp-v08/_w_f7cc4ef3/img/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reensway.shinyapps.io/ignapp-v08/_w_f7cc4ef3/img/screenshot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. </w:t>
      </w:r>
    </w:p>
    <w:p w14:paraId="5F933B14" w14:textId="77777777" w:rsidR="005E0A75" w:rsidRDefault="00B42232" w:rsidP="00572A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5E0A75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Now you can</w:t>
      </w:r>
      <w:r w:rsidR="00225FD7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see the ignorance in each grid cell</w:t>
      </w:r>
      <w:r w:rsidR="005E0A75" w:rsidRPr="005E0A75">
        <w:rPr>
          <w:rFonts w:ascii="Helvetica" w:eastAsia="Times New Roman" w:hAnsi="Helvetica" w:cs="Helvetica"/>
          <w:noProof/>
          <w:color w:val="333333"/>
          <w:sz w:val="24"/>
          <w:szCs w:val="24"/>
          <w:lang w:eastAsia="en-GB"/>
        </w:rPr>
        <w:drawing>
          <wp:inline distT="0" distB="0" distL="0" distR="0" wp14:anchorId="4C72CC73" wp14:editId="6B1A2939">
            <wp:extent cx="2828338" cy="2567940"/>
            <wp:effectExtent l="0" t="0" r="0" b="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9793" cy="25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A75" w:rsidRPr="005E0A75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</w:p>
    <w:p w14:paraId="2E4E5F69" w14:textId="77777777" w:rsidR="00572A51" w:rsidRPr="00B10B2F" w:rsidRDefault="00572A51" w:rsidP="00EE737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Don't you like it? Change the options </w:t>
      </w:r>
      <w:r w:rsidR="005E0A75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by</w:t>
      </w:r>
      <w:r w:rsidR="005E0A75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click</w:t>
      </w:r>
      <w:r w:rsidR="005E0A75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ing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"Grid" again, or start over by clicking on "Clear" </w:t>
      </w:r>
      <w:r w:rsidRPr="00B10B2F">
        <w:rPr>
          <w:rFonts w:ascii="Helvetica" w:eastAsia="Times New Roman" w:hAnsi="Helvetica" w:cs="Helvetica"/>
          <w:noProof/>
          <w:color w:val="333333"/>
          <w:sz w:val="24"/>
          <w:szCs w:val="24"/>
          <w:lang w:val="sv-SE" w:eastAsia="sv-SE"/>
        </w:rPr>
        <w:drawing>
          <wp:inline distT="0" distB="0" distL="0" distR="0" wp14:anchorId="65AC5A8E" wp14:editId="201AD454">
            <wp:extent cx="1485900" cy="638175"/>
            <wp:effectExtent l="0" t="0" r="0" b="9525"/>
            <wp:docPr id="2" name="Picture 2" descr="https://greensway.shinyapps.io/ignapp-v08/_w_f7cc4ef3/img/screensh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reensway.shinyapps.io/ignapp-v08/_w_f7cc4ef3/img/screenshot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.</w:t>
      </w:r>
    </w:p>
    <w:p w14:paraId="0FAEFD43" w14:textId="77777777" w:rsidR="009E5CCD" w:rsidRDefault="007F13D4" w:rsidP="003B237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lastRenderedPageBreak/>
        <w:t>Under "</w:t>
      </w:r>
      <w:r w:rsidR="003B2373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Ignorance Scores Assumptions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" you specify </w:t>
      </w:r>
      <w:r w:rsidR="00B12984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how many observations you think is appropriate do define</w:t>
      </w:r>
      <w:r w:rsidR="00A8213D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, </w:t>
      </w:r>
      <w:r w:rsidR="00A8213D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O</w:t>
      </w:r>
      <w:r w:rsidR="00A8213D" w:rsidRPr="00B10B2F">
        <w:rPr>
          <w:rFonts w:ascii="Helvetica" w:eastAsia="Times New Roman" w:hAnsi="Helvetica" w:cs="Helvetica"/>
          <w:color w:val="333333"/>
          <w:sz w:val="24"/>
          <w:szCs w:val="24"/>
          <w:vertAlign w:val="subscript"/>
          <w:lang w:eastAsia="en-GB"/>
        </w:rPr>
        <w:t>0.5</w:t>
      </w:r>
      <w:r w:rsidR="00A73915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,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the number of observations required per grid cell to decrease the ignorance </w:t>
      </w:r>
      <w:r w:rsidR="009E5CCD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(?)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to 0.5</w:t>
      </w:r>
      <w:r w:rsidR="009E5CCD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:</w:t>
      </w:r>
    </w:p>
    <w:p w14:paraId="4736BD12" w14:textId="77777777" w:rsidR="009E5CCD" w:rsidRDefault="009E5CCD" w:rsidP="00EE7378">
      <w:pPr>
        <w:shd w:val="clear" w:color="auto" w:fill="FFFFFF"/>
        <w:spacing w:before="100" w:beforeAutospacing="1" w:after="100" w:afterAutospacing="1" w:line="240" w:lineRule="auto"/>
        <w:ind w:left="1800" w:firstLine="360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val="sv-SE" w:eastAsia="sv-S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504CB8" wp14:editId="639BFD24">
                <wp:simplePos x="0" y="0"/>
                <wp:positionH relativeFrom="column">
                  <wp:posOffset>509270</wp:posOffset>
                </wp:positionH>
                <wp:positionV relativeFrom="paragraph">
                  <wp:posOffset>878840</wp:posOffset>
                </wp:positionV>
                <wp:extent cx="914400" cy="0"/>
                <wp:effectExtent l="0" t="127000" r="0" b="127000"/>
                <wp:wrapNone/>
                <wp:docPr id="8" name="Rak p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476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3F43004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Rak pil 8" o:spid="_x0000_s1026" type="#_x0000_t32" style="position:absolute;margin-left:40.1pt;margin-top:69.2pt;width:1in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" strokecolor="#4472c4 [3204]" strokeweight="3.75pt">
                <v:stroke endarrow="block" joinstyle="miter"/>
              </v:shape>
            </w:pict>
          </mc:Fallback>
        </mc:AlternateContent>
      </w:r>
      <w:r w:rsidRPr="009E5CCD">
        <w:rPr>
          <w:rFonts w:ascii="Helvetica" w:eastAsia="Times New Roman" w:hAnsi="Helvetica" w:cs="Helvetica"/>
          <w:noProof/>
          <w:color w:val="333333"/>
          <w:sz w:val="24"/>
          <w:szCs w:val="24"/>
          <w:lang w:eastAsia="en-GB"/>
        </w:rPr>
        <w:drawing>
          <wp:inline distT="0" distB="0" distL="0" distR="0" wp14:anchorId="724B4729" wp14:editId="4CF5DE1D">
            <wp:extent cx="851535" cy="1500324"/>
            <wp:effectExtent l="0" t="0" r="12065" b="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15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3D4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</w:p>
    <w:p w14:paraId="1A002B31" w14:textId="77777777" w:rsidR="007F13D4" w:rsidRPr="00B10B2F" w:rsidRDefault="007F13D4" w:rsidP="00EE737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You can calculate </w:t>
      </w:r>
      <w:r w:rsidR="009E5CCD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I</w:t>
      </w:r>
      <w:r w:rsidR="009E5CCD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gnorance scores</w:t>
      </w:r>
      <w:r w:rsidR="009E5CCD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over </w:t>
      </w:r>
      <w:r w:rsidR="00582E2A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“</w:t>
      </w:r>
      <w:r w:rsidR="00D74029" w:rsidRPr="00EE7378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R</w:t>
      </w:r>
      <w:r w:rsidRPr="00EE7378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 xml:space="preserve">aw </w:t>
      </w:r>
      <w:r w:rsidR="00D74029" w:rsidRPr="00EE7378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O</w:t>
      </w:r>
      <w:r w:rsidRPr="00EE7378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bservations</w:t>
      </w:r>
      <w:r w:rsidR="00582E2A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”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(using the O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vertAlign w:val="subscript"/>
          <w:lang w:eastAsia="en-GB"/>
        </w:rPr>
        <w:t>0.5</w:t>
      </w:r>
      <w:r w:rsidR="001A49C8">
        <w:rPr>
          <w:rFonts w:ascii="Helvetica" w:eastAsia="Times New Roman" w:hAnsi="Helvetica" w:cs="Helvetica"/>
          <w:color w:val="333333"/>
          <w:sz w:val="24"/>
          <w:szCs w:val="24"/>
          <w:vertAlign w:val="subscript"/>
          <w:lang w:eastAsia="en-GB"/>
        </w:rPr>
        <w:t xml:space="preserve">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RTG), </w:t>
      </w:r>
      <w:r w:rsidR="00582E2A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“</w:t>
      </w:r>
      <w:r w:rsidRPr="00EE7378">
        <w:rPr>
          <w:rFonts w:ascii="Helvetica" w:eastAsia="Times New Roman" w:hAnsi="Helvetica" w:cs="Helvetica"/>
          <w:b/>
          <w:i/>
          <w:iCs/>
          <w:color w:val="333333"/>
          <w:sz w:val="24"/>
          <w:szCs w:val="24"/>
          <w:lang w:eastAsia="en-GB"/>
        </w:rPr>
        <w:t>Observation Ind</w:t>
      </w:r>
      <w:r w:rsidR="00D74029" w:rsidRPr="00EE7378">
        <w:rPr>
          <w:rFonts w:ascii="Helvetica" w:eastAsia="Times New Roman" w:hAnsi="Helvetica" w:cs="Helvetica"/>
          <w:b/>
          <w:i/>
          <w:iCs/>
          <w:color w:val="333333"/>
          <w:sz w:val="24"/>
          <w:szCs w:val="24"/>
          <w:lang w:eastAsia="en-GB"/>
        </w:rPr>
        <w:t>ex</w:t>
      </w:r>
      <w:r w:rsidR="00582E2A">
        <w:rPr>
          <w:rFonts w:ascii="Helvetica" w:eastAsia="Times New Roman" w:hAnsi="Helvetica" w:cs="Helvetica"/>
          <w:b/>
          <w:i/>
          <w:iCs/>
          <w:color w:val="333333"/>
          <w:sz w:val="24"/>
          <w:szCs w:val="24"/>
          <w:lang w:eastAsia="en-GB"/>
        </w:rPr>
        <w:t>”</w:t>
      </w:r>
      <w:r w:rsidR="00D74029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en-GB"/>
        </w:rPr>
        <w:t xml:space="preserve">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(</w:t>
      </w:r>
      <w:commentRangeStart w:id="19"/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i.e. the number of observations for the RTG divided by the observed number of species, per grid cell; using the O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vertAlign w:val="subscript"/>
          <w:lang w:eastAsia="en-GB"/>
        </w:rPr>
        <w:t>0.5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 per species</w:t>
      </w:r>
      <w:commentRangeEnd w:id="19"/>
      <w:r w:rsidR="00582E2A">
        <w:rPr>
          <w:rStyle w:val="CommentReference"/>
        </w:rPr>
        <w:commentReference w:id="19"/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) or you can choose the </w:t>
      </w:r>
      <w:r w:rsidR="00582E2A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“</w:t>
      </w:r>
      <w:r w:rsidR="00582E2A" w:rsidRPr="00EE7378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C</w:t>
      </w:r>
      <w:r w:rsidRPr="00EE7378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ombined</w:t>
      </w:r>
      <w:r w:rsidR="00582E2A">
        <w:rPr>
          <w:rFonts w:ascii="Helvetica" w:eastAsia="Times New Roman" w:hAnsi="Helvetica" w:cs="Helvetica"/>
          <w:b/>
          <w:color w:val="333333"/>
          <w:sz w:val="24"/>
          <w:szCs w:val="24"/>
          <w:lang w:eastAsia="en-GB"/>
        </w:rPr>
        <w:t>”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="00582E2A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i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gnorance </w:t>
      </w:r>
      <w:r w:rsidR="00582E2A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s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core, that uses both parameters.</w:t>
      </w:r>
    </w:p>
    <w:p w14:paraId="1385AD80" w14:textId="77777777" w:rsidR="007F13D4" w:rsidRPr="00B10B2F" w:rsidRDefault="007F13D4" w:rsidP="007F13D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More search options are available if you look into the "</w:t>
      </w:r>
      <w:r w:rsidRPr="00B10B2F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GB"/>
        </w:rPr>
        <w:t>Search Options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" tab. </w:t>
      </w:r>
    </w:p>
    <w:p w14:paraId="0A5DD1E8" w14:textId="77777777" w:rsidR="007F13D4" w:rsidRPr="00B10B2F" w:rsidRDefault="007F13D4" w:rsidP="004C36A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Specifying a taxonomic ID will override the selected RTG. You will need to know the taxonomic ID to use this option, this can be found at </w:t>
      </w:r>
      <w:hyperlink r:id="rId17" w:history="1">
        <w:r w:rsidR="004C36A9" w:rsidRPr="00B10B2F">
          <w:rPr>
            <w:rStyle w:val="Hyperlink"/>
            <w:rFonts w:ascii="Helvetica" w:eastAsia="Times New Roman" w:hAnsi="Helvetica" w:cs="Helvetica"/>
            <w:sz w:val="24"/>
            <w:szCs w:val="24"/>
            <w:lang w:eastAsia="en-GB"/>
          </w:rPr>
          <w:t>https://www.gbif.org/dataset/d7dddbf4-2cf0-4f39-9b2a-bb099caae36c</w:t>
        </w:r>
      </w:hyperlink>
      <w:r w:rsidR="004C36A9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. Select more classes using the Shift </w:t>
      </w:r>
      <w:r w:rsidR="00C20B7F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+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Ctrl/</w:t>
      </w:r>
      <w:proofErr w:type="spellStart"/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Cmd</w:t>
      </w:r>
      <w:proofErr w:type="spellEnd"/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keys.</w:t>
      </w:r>
    </w:p>
    <w:p w14:paraId="4C4A72EB" w14:textId="77777777" w:rsidR="00F755F7" w:rsidRPr="00B10B2F" w:rsidRDefault="00F755F7" w:rsidP="004C36A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You can </w:t>
      </w:r>
      <w:r w:rsidR="00582E2A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select the time frame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(years) of observations to be included by dragging the two start-stop points, data from 1900 to 2017 </w:t>
      </w:r>
      <w:r w:rsidR="00582E2A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are</w:t>
      </w:r>
      <w:r w:rsidR="00582E2A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available (although the bar goes to 2020).</w:t>
      </w:r>
    </w:p>
    <w:p w14:paraId="5F277FB4" w14:textId="77777777" w:rsidR="007F13D4" w:rsidRPr="00B10B2F" w:rsidRDefault="00F755F7" w:rsidP="004C36A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The basis of records to be included can be determined, e.g. if you do not </w:t>
      </w:r>
      <w:r w:rsidR="00582E2A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want</w:t>
      </w:r>
      <w:r w:rsidR="00582E2A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to include fossil specimen. </w:t>
      </w:r>
    </w:p>
    <w:p w14:paraId="095B1088" w14:textId="77777777" w:rsidR="00F755F7" w:rsidRPr="00B10B2F" w:rsidRDefault="00F755F7" w:rsidP="004C36A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proofErr w:type="gramStart"/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Also</w:t>
      </w:r>
      <w:proofErr w:type="gramEnd"/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the country of observation, publishing country and publishing organization can be chosen. </w:t>
      </w:r>
    </w:p>
    <w:p w14:paraId="0595F9B7" w14:textId="77777777" w:rsidR="007F13D4" w:rsidRPr="00B10B2F" w:rsidRDefault="007F13D4" w:rsidP="004C36A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When you have changed any search parameters, click the “Search” button again to see the new result</w:t>
      </w:r>
      <w:r w:rsidR="00F755F7"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.</w:t>
      </w:r>
    </w:p>
    <w:p w14:paraId="65999FD2" w14:textId="77777777" w:rsidR="00572A51" w:rsidRPr="004C74CC" w:rsidRDefault="00572A51" w:rsidP="00572A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Finally, after the search is performed, you can download the grid (.SHP file) and the data table (as .CSV file) by clicking</w:t>
      </w:r>
      <w:r w:rsidR="00B03AC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the</w:t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"Download" button </w:t>
      </w:r>
      <w:r w:rsidRPr="00B10B2F">
        <w:rPr>
          <w:rFonts w:ascii="Helvetica" w:eastAsia="Times New Roman" w:hAnsi="Helvetica" w:cs="Helvetica"/>
          <w:noProof/>
          <w:color w:val="333333"/>
          <w:sz w:val="24"/>
          <w:szCs w:val="24"/>
          <w:lang w:val="sv-SE" w:eastAsia="sv-SE"/>
        </w:rPr>
        <w:drawing>
          <wp:inline distT="0" distB="0" distL="0" distR="0" wp14:anchorId="0F56DFDF" wp14:editId="12D71F9E">
            <wp:extent cx="2133600" cy="790575"/>
            <wp:effectExtent l="0" t="0" r="0" b="9525"/>
            <wp:docPr id="1" name="Picture 1" descr="https://greensway.shinyapps.io/ignapp-v08/_w_f7cc4ef3/img/screen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reensway.shinyapps.io/ignapp-v08/_w_f7cc4ef3/img/screenshot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B2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 </w:t>
      </w:r>
      <w:r w:rsidRPr="00B03AC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on the "</w:t>
      </w:r>
      <w:r w:rsidRPr="00B03ACF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GB"/>
        </w:rPr>
        <w:t>Download</w:t>
      </w:r>
      <w:r w:rsidRPr="00B03AC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" tab. </w:t>
      </w:r>
      <w:r w:rsidR="00B03AC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At present</w:t>
      </w:r>
      <w:r w:rsidRPr="00B03ACF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, there are only a few Coordinate Reference Systems to choose</w:t>
      </w:r>
      <w:r w:rsidRPr="004C74CC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 xml:space="preserve"> from, but more are coming on demand. Files will be compressed in a .TAR file (for compatibility across platforms) in your default Download folder. You can open the file with </w:t>
      </w:r>
      <w:hyperlink r:id="rId19" w:tgtFrame="_blank" w:history="1">
        <w:r w:rsidRPr="004C74CC">
          <w:rPr>
            <w:rFonts w:ascii="Helvetica" w:eastAsia="Times New Roman" w:hAnsi="Helvetica" w:cs="Helvetica"/>
            <w:color w:val="3C8DBC"/>
            <w:sz w:val="24"/>
            <w:szCs w:val="24"/>
            <w:u w:val="single"/>
            <w:lang w:eastAsia="en-GB"/>
          </w:rPr>
          <w:t>7zip</w:t>
        </w:r>
      </w:hyperlink>
      <w:r w:rsidRPr="004C74CC"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  <w:t>.</w:t>
      </w:r>
    </w:p>
    <w:p w14:paraId="519519EC" w14:textId="77777777" w:rsidR="00572A51" w:rsidRPr="00B03ACF" w:rsidRDefault="00572A51" w:rsidP="00572A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commentRangeStart w:id="20"/>
      <w:r w:rsidRPr="004C74CC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en-GB"/>
        </w:rPr>
        <w:t>The search will take a while, depending on the number of cells, but it is rather quick</w:t>
      </w:r>
      <w:commentRangeEnd w:id="20"/>
      <w:r w:rsidR="00727378">
        <w:rPr>
          <w:rStyle w:val="CommentReference"/>
        </w:rPr>
        <w:commentReference w:id="20"/>
      </w:r>
      <w:r w:rsidRPr="004C74CC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en-GB"/>
        </w:rPr>
        <w:t>.</w:t>
      </w:r>
    </w:p>
    <w:p w14:paraId="60105C62" w14:textId="77777777" w:rsidR="00B42232" w:rsidRPr="004C74CC" w:rsidRDefault="00B42232" w:rsidP="00572A5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</w:rPr>
      </w:pPr>
    </w:p>
    <w:p w14:paraId="6EB4F9C9" w14:textId="77777777" w:rsidR="00572A51" w:rsidRPr="00B03ACF" w:rsidRDefault="00572A51" w:rsidP="00572A5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en-GB"/>
          <w:rPrChange w:id="21" w:author="Olof Widenfalk" w:date="2017-11-04T17:35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en-GB"/>
            </w:rPr>
          </w:rPrChange>
        </w:rPr>
      </w:pPr>
      <w:r w:rsidRPr="00B03ACF">
        <w:rPr>
          <w:rFonts w:ascii="Helvetica" w:eastAsia="Times New Roman" w:hAnsi="Helvetica" w:cs="Helvetica"/>
          <w:color w:val="333333"/>
          <w:sz w:val="24"/>
          <w:szCs w:val="24"/>
          <w:lang w:eastAsia="en-GB"/>
          <w:rPrChange w:id="22" w:author="Olof Widenfalk" w:date="2017-11-04T17:35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en-GB"/>
            </w:rPr>
          </w:rPrChange>
        </w:rPr>
        <w:t>On the second tab "</w:t>
      </w:r>
      <w:r w:rsidRPr="00B03ACF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en-GB"/>
          <w:rPrChange w:id="23" w:author="Olof Widenfalk" w:date="2017-11-04T17:35:00Z">
            <w:rPr>
              <w:rFonts w:ascii="Helvetica" w:eastAsia="Times New Roman" w:hAnsi="Helvetica" w:cs="Helvetica"/>
              <w:b/>
              <w:bCs/>
              <w:color w:val="333333"/>
              <w:sz w:val="21"/>
              <w:szCs w:val="21"/>
              <w:lang w:eastAsia="en-GB"/>
            </w:rPr>
          </w:rPrChange>
        </w:rPr>
        <w:t>Data</w:t>
      </w:r>
      <w:r w:rsidRPr="00B03ACF">
        <w:rPr>
          <w:rFonts w:ascii="Helvetica" w:eastAsia="Times New Roman" w:hAnsi="Helvetica" w:cs="Helvetica"/>
          <w:color w:val="333333"/>
          <w:sz w:val="24"/>
          <w:szCs w:val="24"/>
          <w:lang w:eastAsia="en-GB"/>
          <w:rPrChange w:id="24" w:author="Olof Widenfalk" w:date="2017-11-04T17:35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en-GB"/>
            </w:rPr>
          </w:rPrChange>
        </w:rPr>
        <w:t>" the data obtained for each grid cell is plot</w:t>
      </w:r>
      <w:r w:rsidR="00B42232" w:rsidRPr="00B03ACF">
        <w:rPr>
          <w:rFonts w:ascii="Helvetica" w:eastAsia="Times New Roman" w:hAnsi="Helvetica" w:cs="Helvetica"/>
          <w:color w:val="333333"/>
          <w:sz w:val="24"/>
          <w:szCs w:val="24"/>
          <w:lang w:eastAsia="en-GB"/>
          <w:rPrChange w:id="25" w:author="Olof Widenfalk" w:date="2017-11-04T17:35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en-GB"/>
            </w:rPr>
          </w:rPrChange>
        </w:rPr>
        <w:t>t</w:t>
      </w:r>
      <w:r w:rsidRPr="00B03ACF">
        <w:rPr>
          <w:rFonts w:ascii="Helvetica" w:eastAsia="Times New Roman" w:hAnsi="Helvetica" w:cs="Helvetica"/>
          <w:color w:val="333333"/>
          <w:sz w:val="24"/>
          <w:szCs w:val="24"/>
          <w:lang w:eastAsia="en-GB"/>
          <w:rPrChange w:id="26" w:author="Olof Widenfalk" w:date="2017-11-04T17:35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en-GB"/>
            </w:rPr>
          </w:rPrChange>
        </w:rPr>
        <w:t xml:space="preserve">ed and displayed as a </w:t>
      </w:r>
      <w:commentRangeStart w:id="27"/>
      <w:commentRangeStart w:id="28"/>
      <w:r w:rsidRPr="00B03ACF">
        <w:rPr>
          <w:rFonts w:ascii="Helvetica" w:eastAsia="Times New Roman" w:hAnsi="Helvetica" w:cs="Helvetica"/>
          <w:color w:val="333333"/>
          <w:sz w:val="24"/>
          <w:szCs w:val="24"/>
          <w:lang w:eastAsia="en-GB"/>
          <w:rPrChange w:id="29" w:author="Olof Widenfalk" w:date="2017-11-04T17:35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en-GB"/>
            </w:rPr>
          </w:rPrChange>
        </w:rPr>
        <w:t>table.</w:t>
      </w:r>
      <w:commentRangeEnd w:id="27"/>
      <w:r w:rsidR="00F755F7" w:rsidRPr="00B03ACF">
        <w:rPr>
          <w:rStyle w:val="CommentReference"/>
          <w:sz w:val="24"/>
          <w:szCs w:val="24"/>
          <w:rPrChange w:id="30" w:author="Olof Widenfalk" w:date="2017-11-04T17:35:00Z">
            <w:rPr>
              <w:rStyle w:val="CommentReference"/>
            </w:rPr>
          </w:rPrChange>
        </w:rPr>
        <w:commentReference w:id="27"/>
      </w:r>
      <w:commentRangeEnd w:id="28"/>
      <w:r w:rsidR="005B75E0" w:rsidRPr="00B03ACF">
        <w:rPr>
          <w:rStyle w:val="CommentReference"/>
          <w:sz w:val="24"/>
          <w:szCs w:val="24"/>
          <w:rPrChange w:id="31" w:author="Olof Widenfalk" w:date="2017-11-04T17:35:00Z">
            <w:rPr>
              <w:rStyle w:val="CommentReference"/>
            </w:rPr>
          </w:rPrChange>
        </w:rPr>
        <w:commentReference w:id="28"/>
      </w:r>
    </w:p>
    <w:p w14:paraId="2FDF7A39" w14:textId="77777777" w:rsidR="00572A51" w:rsidRPr="00572A51" w:rsidRDefault="004C74CC" w:rsidP="00572A51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pict w14:anchorId="1D681C36">
          <v:rect id="_x0000_i1025" style="width:0;height:0" o:hralign="center" o:hrstd="t" o:hrnoshade="t" o:hr="t" fillcolor="#333" stroked="f"/>
        </w:pict>
      </w:r>
    </w:p>
    <w:p w14:paraId="2B60AD42" w14:textId="77777777" w:rsidR="00572A51" w:rsidRPr="00AA6D7B" w:rsidRDefault="00572A51" w:rsidP="00572A5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sv-SE" w:eastAsia="en-GB"/>
        </w:rPr>
      </w:pPr>
      <w:r w:rsidRPr="00572A51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Author: Alejandro Ruete PhD, 2017</w:t>
      </w:r>
      <w:r w:rsidRPr="00572A51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br/>
        <w:t xml:space="preserve">Greensway AB. </w:t>
      </w:r>
      <w:r w:rsidRPr="00AA6D7B">
        <w:rPr>
          <w:rFonts w:ascii="Helvetica" w:eastAsia="Times New Roman" w:hAnsi="Helvetica" w:cs="Helvetica"/>
          <w:color w:val="333333"/>
          <w:sz w:val="21"/>
          <w:szCs w:val="21"/>
          <w:lang w:val="sv-SE" w:eastAsia="en-GB"/>
        </w:rPr>
        <w:t>Uppsala, Sweden.</w:t>
      </w:r>
    </w:p>
    <w:p w14:paraId="36E37A92" w14:textId="77777777" w:rsidR="00572A51" w:rsidRPr="00426E0B" w:rsidRDefault="00572A51" w:rsidP="00572A5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val="es-ES" w:eastAsia="en-GB"/>
          <w:rPrChange w:id="33" w:author="Alejandro Ruete" w:date="2017-11-06T08:05:00Z">
            <w:rPr>
              <w:rFonts w:ascii="Helvetica" w:eastAsia="Times New Roman" w:hAnsi="Helvetica" w:cs="Helvetica"/>
              <w:color w:val="333333"/>
              <w:sz w:val="21"/>
              <w:szCs w:val="21"/>
              <w:lang w:val="sv-SE" w:eastAsia="en-GB"/>
            </w:rPr>
          </w:rPrChange>
        </w:rPr>
      </w:pPr>
      <w:r w:rsidRPr="00426E0B">
        <w:rPr>
          <w:rFonts w:ascii="Helvetica" w:eastAsia="Times New Roman" w:hAnsi="Helvetica" w:cs="Helvetica"/>
          <w:color w:val="333333"/>
          <w:sz w:val="21"/>
          <w:szCs w:val="21"/>
          <w:lang w:val="es-ES" w:eastAsia="en-GB"/>
          <w:rPrChange w:id="34" w:author="Alejandro Ruete" w:date="2017-11-06T08:05:00Z">
            <w:rPr>
              <w:rFonts w:ascii="Helvetica" w:eastAsia="Times New Roman" w:hAnsi="Helvetica" w:cs="Helvetica"/>
              <w:color w:val="333333"/>
              <w:sz w:val="21"/>
              <w:szCs w:val="21"/>
              <w:lang w:val="sv-SE" w:eastAsia="en-GB"/>
            </w:rPr>
          </w:rPrChange>
        </w:rPr>
        <w:t>E-mail: </w:t>
      </w:r>
      <w:r w:rsidR="005B75E0">
        <w:fldChar w:fldCharType="begin"/>
      </w:r>
      <w:r w:rsidR="005B75E0" w:rsidRPr="00426E0B">
        <w:rPr>
          <w:lang w:val="es-ES"/>
          <w:rPrChange w:id="35" w:author="Alejandro Ruete" w:date="2017-11-06T08:05:00Z">
            <w:rPr/>
          </w:rPrChange>
        </w:rPr>
        <w:instrText xml:space="preserve"> HYPERLINK "mailto:analys@greensway.se" </w:instrText>
      </w:r>
      <w:r w:rsidR="005B75E0">
        <w:fldChar w:fldCharType="separate"/>
      </w:r>
      <w:r w:rsidRPr="00426E0B">
        <w:rPr>
          <w:rFonts w:ascii="Helvetica" w:eastAsia="Times New Roman" w:hAnsi="Helvetica" w:cs="Helvetica"/>
          <w:color w:val="3C8DBC"/>
          <w:sz w:val="21"/>
          <w:szCs w:val="21"/>
          <w:u w:val="single"/>
          <w:lang w:val="es-ES" w:eastAsia="en-GB"/>
          <w:rPrChange w:id="36" w:author="Alejandro Ruete" w:date="2017-11-06T08:05:00Z">
            <w:rPr>
              <w:rFonts w:ascii="Helvetica" w:eastAsia="Times New Roman" w:hAnsi="Helvetica" w:cs="Helvetica"/>
              <w:color w:val="3C8DBC"/>
              <w:sz w:val="21"/>
              <w:szCs w:val="21"/>
              <w:u w:val="single"/>
              <w:lang w:val="sv-SE" w:eastAsia="en-GB"/>
            </w:rPr>
          </w:rPrChange>
        </w:rPr>
        <w:t>analys@greensway.se</w:t>
      </w:r>
      <w:r w:rsidR="005B75E0">
        <w:rPr>
          <w:rFonts w:ascii="Helvetica" w:eastAsia="Times New Roman" w:hAnsi="Helvetica" w:cs="Helvetica"/>
          <w:color w:val="3C8DBC"/>
          <w:sz w:val="21"/>
          <w:szCs w:val="21"/>
          <w:u w:val="single"/>
          <w:lang w:val="sv-SE" w:eastAsia="en-GB"/>
        </w:rPr>
        <w:fldChar w:fldCharType="end"/>
      </w:r>
    </w:p>
    <w:p w14:paraId="4FE1F25A" w14:textId="77777777" w:rsidR="00572A51" w:rsidRPr="00572A51" w:rsidRDefault="00572A51" w:rsidP="00572A5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426E0B">
        <w:rPr>
          <w:rFonts w:ascii="Helvetica" w:eastAsia="Times New Roman" w:hAnsi="Helvetica" w:cs="Helvetica"/>
          <w:color w:val="333333"/>
          <w:sz w:val="21"/>
          <w:szCs w:val="21"/>
          <w:lang w:val="es-ES" w:eastAsia="en-GB"/>
          <w:rPrChange w:id="37" w:author="Alejandro Ruete" w:date="2017-11-06T08:05:00Z">
            <w:rPr>
              <w:rFonts w:ascii="Helvetica" w:eastAsia="Times New Roman" w:hAnsi="Helvetica" w:cs="Helvetica"/>
              <w:color w:val="333333"/>
              <w:sz w:val="21"/>
              <w:szCs w:val="21"/>
              <w:lang w:eastAsia="en-GB"/>
            </w:rPr>
          </w:rPrChange>
        </w:rPr>
        <w:t xml:space="preserve">[1] Ruete A. 2015. </w:t>
      </w:r>
      <w:r w:rsidRPr="00572A51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Displaying bias in sampling effort of data accessed from biodiversity databases using ignorance maps. Biodiversity Data Journal </w:t>
      </w:r>
      <w:proofErr w:type="gramStart"/>
      <w:r w:rsidRPr="00572A51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3:e</w:t>
      </w:r>
      <w:proofErr w:type="gramEnd"/>
      <w:r w:rsidRPr="00572A51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5361 </w:t>
      </w:r>
      <w:commentRangeStart w:id="38"/>
      <w:commentRangeStart w:id="39"/>
      <w:r w:rsidR="00F755F7">
        <w:fldChar w:fldCharType="begin"/>
      </w:r>
      <w:r w:rsidR="00F755F7">
        <w:instrText xml:space="preserve"> HYPERLINK "https://bdj.pensoft.net/articles.php?journal_name=bdj&amp;id=5361" \t "_blank" </w:instrText>
      </w:r>
      <w:r w:rsidR="00F755F7">
        <w:fldChar w:fldCharType="separate"/>
      </w:r>
      <w:r w:rsidRPr="00572A51">
        <w:rPr>
          <w:rFonts w:ascii="Helvetica" w:eastAsia="Times New Roman" w:hAnsi="Helvetica" w:cs="Helvetica"/>
          <w:color w:val="3C8DBC"/>
          <w:sz w:val="21"/>
          <w:szCs w:val="21"/>
          <w:u w:val="single"/>
          <w:lang w:eastAsia="en-GB"/>
        </w:rPr>
        <w:t>(article)</w:t>
      </w:r>
      <w:r w:rsidR="00F755F7">
        <w:rPr>
          <w:rFonts w:ascii="Helvetica" w:eastAsia="Times New Roman" w:hAnsi="Helvetica" w:cs="Helvetica"/>
          <w:color w:val="3C8DBC"/>
          <w:sz w:val="21"/>
          <w:szCs w:val="21"/>
          <w:u w:val="single"/>
          <w:lang w:eastAsia="en-GB"/>
        </w:rPr>
        <w:fldChar w:fldCharType="end"/>
      </w:r>
      <w:commentRangeEnd w:id="38"/>
      <w:r w:rsidR="00F755F7">
        <w:rPr>
          <w:rStyle w:val="CommentReference"/>
        </w:rPr>
        <w:commentReference w:id="38"/>
      </w:r>
      <w:commentRangeEnd w:id="39"/>
      <w:r w:rsidR="005B75E0">
        <w:rPr>
          <w:rStyle w:val="CommentReference"/>
        </w:rPr>
        <w:commentReference w:id="39"/>
      </w:r>
      <w:r w:rsidRPr="00572A51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.</w:t>
      </w:r>
    </w:p>
    <w:p w14:paraId="2A1B5331" w14:textId="77777777" w:rsidR="00572A51" w:rsidRPr="00572A51" w:rsidRDefault="00572A51" w:rsidP="00572A5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572A51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en-GB"/>
        </w:rPr>
        <w:t>Keywords</w:t>
      </w:r>
      <w:r w:rsidRPr="00572A51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: citizen-science data, open-access biodiversity database, presence-only data, primary biodiversity data, sampling effort, spatial bias, species distribution model, taxonomic bias, temporal bias</w:t>
      </w:r>
    </w:p>
    <w:p w14:paraId="7553593C" w14:textId="77777777" w:rsidR="00654AE2" w:rsidRPr="00572A51" w:rsidRDefault="00654AE2" w:rsidP="00572A51"/>
    <w:sectPr w:rsidR="00654AE2" w:rsidRPr="00572A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Olof Widenfalk" w:date="2017-11-04T15:49:00Z" w:initials="OW">
    <w:p w14:paraId="61E4AD50" w14:textId="77777777" w:rsidR="005C22ED" w:rsidRDefault="005C22ED">
      <w:pPr>
        <w:pStyle w:val="CommentText"/>
      </w:pPr>
      <w:r>
        <w:rPr>
          <w:rStyle w:val="CommentReference"/>
        </w:rPr>
        <w:annotationRef/>
      </w:r>
      <w:r>
        <w:t xml:space="preserve">I think this intro is good. But the txt is rather massive. </w:t>
      </w:r>
      <w:proofErr w:type="spellStart"/>
      <w:r>
        <w:t>Ive</w:t>
      </w:r>
      <w:proofErr w:type="spellEnd"/>
      <w:r>
        <w:t xml:space="preserve"> tried to break it up a bit.</w:t>
      </w:r>
    </w:p>
  </w:comment>
  <w:comment w:id="19" w:author="Olof Widenfalk" w:date="2017-11-04T17:30:00Z" w:initials="OW">
    <w:p w14:paraId="1CD9C9C1" w14:textId="77777777" w:rsidR="00582E2A" w:rsidRPr="00426E0B" w:rsidRDefault="00582E2A">
      <w:pPr>
        <w:pStyle w:val="CommentText"/>
        <w:rPr>
          <w:lang w:val="sv-SE"/>
        </w:rPr>
      </w:pPr>
      <w:r>
        <w:rPr>
          <w:rStyle w:val="CommentReference"/>
        </w:rPr>
        <w:annotationRef/>
      </w:r>
      <w:r w:rsidRPr="00426E0B">
        <w:rPr>
          <w:lang w:val="sv-SE"/>
        </w:rPr>
        <w:t xml:space="preserve">Little </w:t>
      </w:r>
      <w:proofErr w:type="spellStart"/>
      <w:r w:rsidRPr="00426E0B">
        <w:rPr>
          <w:lang w:val="sv-SE"/>
        </w:rPr>
        <w:t>unclear</w:t>
      </w:r>
      <w:proofErr w:type="spellEnd"/>
      <w:r w:rsidRPr="00426E0B">
        <w:rPr>
          <w:lang w:val="sv-SE"/>
        </w:rPr>
        <w:t>…</w:t>
      </w:r>
    </w:p>
  </w:comment>
  <w:comment w:id="20" w:author="Olof Widenfalk" w:date="2017-11-04T17:44:00Z" w:initials="OW">
    <w:p w14:paraId="6A1DB5F8" w14:textId="77777777" w:rsidR="00727378" w:rsidRPr="00426E0B" w:rsidRDefault="00727378">
      <w:pPr>
        <w:pStyle w:val="CommentText"/>
        <w:rPr>
          <w:lang w:val="sv-SE"/>
        </w:rPr>
      </w:pPr>
      <w:r>
        <w:rPr>
          <w:rStyle w:val="CommentReference"/>
        </w:rPr>
        <w:annotationRef/>
      </w:r>
      <w:r w:rsidRPr="00426E0B">
        <w:rPr>
          <w:lang w:val="sv-SE"/>
        </w:rPr>
        <w:t>Tycker att detta kan strykas</w:t>
      </w:r>
    </w:p>
  </w:comment>
  <w:comment w:id="27" w:author="Lina Widenfalk" w:date="2017-11-01T17:56:00Z" w:initials="LW">
    <w:p w14:paraId="10DAE887" w14:textId="77777777" w:rsidR="00F755F7" w:rsidRDefault="00F755F7">
      <w:pPr>
        <w:pStyle w:val="CommentText"/>
      </w:pPr>
      <w:r>
        <w:rPr>
          <w:rStyle w:val="CommentReference"/>
        </w:rPr>
        <w:annotationRef/>
      </w:r>
      <w:r>
        <w:t>What does the numbers written first for each row in the table mean?</w:t>
      </w:r>
    </w:p>
  </w:comment>
  <w:comment w:id="28" w:author="Alejandro Ruete" w:date="2017-11-02T13:16:00Z" w:initials="AR">
    <w:p w14:paraId="39173911" w14:textId="77777777" w:rsidR="005B75E0" w:rsidRDefault="005B75E0">
      <w:pPr>
        <w:pStyle w:val="CommentText"/>
      </w:pPr>
      <w:r>
        <w:rPr>
          <w:rStyle w:val="CommentReference"/>
        </w:rPr>
        <w:annotationRef/>
      </w:r>
      <w:bookmarkStart w:id="32" w:name="_GoBack"/>
      <w:r>
        <w:t>Now described in the app</w:t>
      </w:r>
      <w:bookmarkEnd w:id="32"/>
    </w:p>
  </w:comment>
  <w:comment w:id="38" w:author="Lina Widenfalk" w:date="2017-11-01T17:57:00Z" w:initials="LW">
    <w:p w14:paraId="4AF51997" w14:textId="77777777" w:rsidR="00F755F7" w:rsidRDefault="00F755F7">
      <w:pPr>
        <w:pStyle w:val="CommentText"/>
      </w:pPr>
      <w:r>
        <w:rPr>
          <w:rStyle w:val="CommentReference"/>
        </w:rPr>
        <w:annotationRef/>
      </w:r>
      <w:r>
        <w:t>Make the name of the article the link instead</w:t>
      </w:r>
    </w:p>
  </w:comment>
  <w:comment w:id="39" w:author="Alejandro Ruete" w:date="2017-11-02T13:16:00Z" w:initials="AR">
    <w:p w14:paraId="37E39C95" w14:textId="77777777" w:rsidR="005B75E0" w:rsidRDefault="005B75E0">
      <w:pPr>
        <w:pStyle w:val="CommentText"/>
      </w:pPr>
      <w:r>
        <w:rPr>
          <w:rStyle w:val="CommentReference"/>
        </w:rPr>
        <w:annotationRef/>
      </w:r>
      <w:r>
        <w:t>OK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1E4AD50" w15:done="0"/>
  <w15:commentEx w15:paraId="1CD9C9C1" w15:done="0"/>
  <w15:commentEx w15:paraId="6A1DB5F8" w15:done="0"/>
  <w15:commentEx w15:paraId="10DAE887" w15:done="0"/>
  <w15:commentEx w15:paraId="39173911" w15:done="0"/>
  <w15:commentEx w15:paraId="4AF51997" w15:done="0"/>
  <w15:commentEx w15:paraId="37E39C9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1E4AD50" w16cid:durableId="1DAA9659"/>
  <w16cid:commentId w16cid:paraId="1CD9C9C1" w16cid:durableId="1DAA965A"/>
  <w16cid:commentId w16cid:paraId="6A1DB5F8" w16cid:durableId="1DAA965B"/>
  <w16cid:commentId w16cid:paraId="10DAE887" w16cid:durableId="1DAA965C"/>
  <w16cid:commentId w16cid:paraId="39173911" w16cid:durableId="1DAA965D"/>
  <w16cid:commentId w16cid:paraId="4AF51997" w16cid:durableId="1DAA965E"/>
  <w16cid:commentId w16cid:paraId="37E39C95" w16cid:durableId="1DAA965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D7319D"/>
    <w:multiLevelType w:val="multilevel"/>
    <w:tmpl w:val="041D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Olof Widenfalk">
    <w15:presenceInfo w15:providerId="None" w15:userId="Olof Widenfalk"/>
  </w15:person>
  <w15:person w15:author="Alejandro Ruete">
    <w15:presenceInfo w15:providerId="None" w15:userId="Alejandro Ruete"/>
  </w15:person>
  <w15:person w15:author="Lina Widenfalk">
    <w15:presenceInfo w15:providerId="None" w15:userId="Lina Widenfal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D09"/>
    <w:rsid w:val="00085BE1"/>
    <w:rsid w:val="00097EE9"/>
    <w:rsid w:val="000E24DC"/>
    <w:rsid w:val="00106D2B"/>
    <w:rsid w:val="00106DE4"/>
    <w:rsid w:val="001A49C8"/>
    <w:rsid w:val="0022289F"/>
    <w:rsid w:val="00225FD7"/>
    <w:rsid w:val="002340D9"/>
    <w:rsid w:val="0024799A"/>
    <w:rsid w:val="002960D6"/>
    <w:rsid w:val="002C6A16"/>
    <w:rsid w:val="003317BD"/>
    <w:rsid w:val="0037502E"/>
    <w:rsid w:val="003902AD"/>
    <w:rsid w:val="003B2373"/>
    <w:rsid w:val="00426E0B"/>
    <w:rsid w:val="00436122"/>
    <w:rsid w:val="004457B8"/>
    <w:rsid w:val="004850C3"/>
    <w:rsid w:val="004C36A9"/>
    <w:rsid w:val="004C74CC"/>
    <w:rsid w:val="00572A51"/>
    <w:rsid w:val="00582E2A"/>
    <w:rsid w:val="005B75E0"/>
    <w:rsid w:val="005C22ED"/>
    <w:rsid w:val="005E0A75"/>
    <w:rsid w:val="00611BFF"/>
    <w:rsid w:val="00654AE2"/>
    <w:rsid w:val="006C65CB"/>
    <w:rsid w:val="006E2FA6"/>
    <w:rsid w:val="00706F23"/>
    <w:rsid w:val="00727378"/>
    <w:rsid w:val="00784EA8"/>
    <w:rsid w:val="007F13D4"/>
    <w:rsid w:val="007F5B8E"/>
    <w:rsid w:val="00810629"/>
    <w:rsid w:val="008436E4"/>
    <w:rsid w:val="00860491"/>
    <w:rsid w:val="00951996"/>
    <w:rsid w:val="009E5CCD"/>
    <w:rsid w:val="00A4737C"/>
    <w:rsid w:val="00A73915"/>
    <w:rsid w:val="00A8213D"/>
    <w:rsid w:val="00AA6D7B"/>
    <w:rsid w:val="00AB1C1C"/>
    <w:rsid w:val="00B03ACF"/>
    <w:rsid w:val="00B10B2F"/>
    <w:rsid w:val="00B12984"/>
    <w:rsid w:val="00B42232"/>
    <w:rsid w:val="00C20B7F"/>
    <w:rsid w:val="00CB03BC"/>
    <w:rsid w:val="00CB29B5"/>
    <w:rsid w:val="00D25D09"/>
    <w:rsid w:val="00D74029"/>
    <w:rsid w:val="00EA75D1"/>
    <w:rsid w:val="00EC22E9"/>
    <w:rsid w:val="00EE7378"/>
    <w:rsid w:val="00F7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7CB32"/>
  <w15:chartTrackingRefBased/>
  <w15:docId w15:val="{A5A9B01D-ECC7-4287-90DE-0FDC44717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72A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72A51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72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572A5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72A5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B422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22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22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22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223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22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23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2960D6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C36A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microsoft.com/office/2011/relationships/commentsExtended" Target="commentsExtended.xml"/><Relationship Id="rId12" Type="http://schemas.openxmlformats.org/officeDocument/2006/relationships/image" Target="media/image2.png"/><Relationship Id="rId17" Type="http://schemas.openxmlformats.org/officeDocument/2006/relationships/hyperlink" Target="https://www.gbif.org/dataset/d7dddbf4-2cf0-4f39-9b2a-bb099caae36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tif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evpost.com/software/mapping-ignorance-in-space-and-time-evtf4a" TargetMode="External"/><Relationship Id="rId19" Type="http://schemas.openxmlformats.org/officeDocument/2006/relationships/hyperlink" Target="http://www.7-zip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gbif.org/" TargetMode="External"/><Relationship Id="rId14" Type="http://schemas.openxmlformats.org/officeDocument/2006/relationships/image" Target="media/image4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C65910D-4A34-4675-A558-3379734BB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1088</Words>
  <Characters>6206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Ruete</dc:creator>
  <cp:keywords/>
  <dc:description/>
  <cp:lastModifiedBy>Alejandro Ruete</cp:lastModifiedBy>
  <cp:revision>8</cp:revision>
  <dcterms:created xsi:type="dcterms:W3CDTF">2017-11-04T15:33:00Z</dcterms:created>
  <dcterms:modified xsi:type="dcterms:W3CDTF">2017-11-06T12:46:00Z</dcterms:modified>
</cp:coreProperties>
</file>